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 w:rsidR="00AA1122" w:rsidP="00BB3344">
      <w:r>
        <w:t>This Confidential Settlement Agreement is entered into by the parties.</w:t>
      </w:r>
    </w:p>
    <w:p w:rsidR="00BB3344">
      <w:commentRangeStart w:id="1"/>
      <w:r>
        <w:t xml:space="preserve">Payment terms: </w:t>
      </w:r>
      <w:del w:id="101" w:author="Partner Bob" w:date="2026-02-10T14:20:00Z">
        <w:r>
          <w:delText>Payment of $250,000 shall be wired within 30 days.</w:delText>
        </w:r>
      </w:del>
      <w:ins w:id="102" w:author="Jane Lawyer" w:date="2026-02-10T14:40:00Z">
        <w:r>
          <w:t>Payment of $1,000,000 shall be wired within 5 business days.</w:t>
        </w:r>
      </w:ins>
      <w:commentRangeEnd w:id="1"/>
      <w:r>
        <w:commentReference w:id="1"/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Partner Bob" w:date="2026-02-10T14:30:00Z" w:initials="PB">
    <w:p>
      <w:r>
        <w:t>Do not share the $250k initial offer with opposing counsel.</w:t>
      </w:r>
    </w:p>
  </w:comment>
</w:comments>
</file>

<file path=word/settings.xml><?xml version="1.0" encoding="utf-8"?>
<w:settings xmlns:w="http://schemas.openxmlformats.org/wordprocessingml/2006/main">
  <w:trackRevisions/>
  <w:rsids>
    <w:rsidRoot w:val="00AA1122"/>
    <w:rsid w:val="00AA1122"/>
    <w:rsid w:val="00BB3344"/>
    <w:rsid w:val="00CC5566"/>
  </w:rsids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Template>LegalStandardContract.dotx</Template>
  <TotalTime>145</TotalTime>
  <Pages>2</Pages>
  <Words>350</Words>
  <Characters>2100</Characters>
  <Application>Microsoft Office Word</Application>
  <Lines>28</Lines>
  <Paragraphs>8</Paragraphs>
  <Company>Acme Legal LLP</Company>
  <Manager>Managing Partner Smith</Manager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Confidential Settlement Agreement</dc:title>
  <dc:subject>Litigation Settlement</dc:subject>
  <dc:creator>Jane Lawyer</dc:creator>
  <cp:keywords>confidential, legal, settlement</cp:keywords>
  <dc:description>Final terms negotiated between counsel</dc:description>
  <cp:lastModifiedBy>Partner Bob</cp:lastModifiedBy>
  <cp:revision>4</cp:revision>
  <dcterms:created>2026-01-15T09:30:00Z</dcterms:created>
  <dcterms:modified>2026-02-10T14:45:00Z</dcterms:modified>
  <cp:category>Legal Agreements</cp:category>
</cp:coreProperties>
</file>

<file path=docProps/custom.xml><?xml version="1.0" encoding="utf-8"?>
<Properties xmlns="http://schemas.openxmlformats.org/officeDocument/2006/custom-properties">
  <property fmtid="{D5CDD505-2E9C-101B-9397-08002B2CF9AE}" pid="2" name="MatterNumber">
    <vt:lpwstr xmlns:vt="http://schemas.openxmlformats.org/officeDocument/2006/docPropsVTypes">2026-CV-9941</vt:lpwstr>
  </property>
  <property fmtid="{D5CDD505-2E9C-101B-9397-08002B2CF9AE}" pid="3" name="ClientCode">
    <vt:lpwstr xmlns:vt="http://schemas.openxmlformats.org/officeDocument/2006/docPropsVTypes">CL-8820</vt:lpwstr>
  </property>
</Properties>
</file>